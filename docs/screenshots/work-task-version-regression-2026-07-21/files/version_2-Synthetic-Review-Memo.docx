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Synthetic Work Task Memo</w:t>
      </w:r>
    </w:p>
    <w:p>
      <w:r>
        <w:t xml:space="preserve">Fictional Alpha clause must </w:t>
      </w:r>
      <w:ins w:id="2" w:author="Vera QA" w:date="2026-07-21T11:13:47.984Z">
        <w:r>
          <w:t xml:space="preserve">be updated</w:t>
        </w:r>
      </w:ins>
      <w:del w:id="1" w:author="Vera QA" w:date="2026-07-21T11:13:47.984Z">
        <w:r>
          <w:delText xml:space="preserve">stay</w:delText>
        </w:r>
      </w:del>
      <w:r>
        <w:t xml:space="preserve">. Fictional Beta clause must </w:t>
      </w:r>
      <w:ins w:id="4" w:author="Vera QA" w:date="2026-07-21T11:13:47.984Z">
        <w:r>
          <w:t xml:space="preserve">be updated</w:t>
        </w:r>
      </w:ins>
      <w:del w:id="3" w:author="Vera QA" w:date="2026-07-21T11:13:47.984Z">
        <w:r>
          <w:delText xml:space="preserve">stay</w:delText>
        </w:r>
      </w:del>
      <w:r>
        <w:t xml:space="preserve">. Synthetic citation anchor remains unchanged.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2026-07-21T11:13:47.961Z</dcterms:created>
  <dcterms:modified xsi:type="dcterms:W3CDTF">2026-07-21T11:13:47.962Z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